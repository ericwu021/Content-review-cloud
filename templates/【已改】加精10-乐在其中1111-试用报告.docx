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B45117" w14:textId="17CBD640" w:rsidR="00A31173" w:rsidRDefault="00A31173" w:rsidP="00A31173">
      <w:pPr>
        <w:rPr>
          <w:ins w:id="0" w:author="Eric Wu" w:date="2020-08-28T17:48:00Z"/>
          <w:b/>
          <w:bCs/>
        </w:rPr>
      </w:pPr>
      <w:r w:rsidRPr="006D65E2">
        <w:rPr>
          <w:rFonts w:hint="eastAsia"/>
          <w:b/>
          <w:bCs/>
        </w:rPr>
        <w:t>标题：</w:t>
      </w:r>
      <w:r w:rsidRPr="00A31173">
        <w:rPr>
          <w:b/>
          <w:bCs/>
        </w:rPr>
        <w:t>#爱乐维试用报告#男人好精力的不二选择</w:t>
      </w:r>
    </w:p>
    <w:p w14:paraId="01E713E5" w14:textId="6085E5B9" w:rsidR="00DE397C" w:rsidRPr="006D65E2" w:rsidRDefault="00DE397C" w:rsidP="00A31173">
      <w:pPr>
        <w:rPr>
          <w:rFonts w:hint="eastAsia"/>
          <w:b/>
          <w:bCs/>
        </w:rPr>
      </w:pPr>
      <w:ins w:id="1" w:author="Eric Wu" w:date="2020-08-28T17:48:00Z">
        <w:r>
          <w:rPr>
            <w:rFonts w:hint="eastAsia"/>
            <w:b/>
            <w:bCs/>
          </w:rPr>
          <w:t>内容方向：男性健康</w:t>
        </w:r>
      </w:ins>
    </w:p>
    <w:p w14:paraId="1E978DE3" w14:textId="77777777" w:rsidR="00A31173" w:rsidRDefault="00A31173" w:rsidP="00A31173">
      <w:r>
        <w:rPr>
          <w:rFonts w:hint="eastAsia"/>
        </w:rPr>
        <w:t>平台：宝宝树</w:t>
      </w:r>
    </w:p>
    <w:p w14:paraId="372B0F96" w14:textId="2411BDD9" w:rsidR="00A31173" w:rsidRDefault="00A31173" w:rsidP="00A31173">
      <w:r>
        <w:rPr>
          <w:rFonts w:hint="eastAsia"/>
        </w:rPr>
        <w:t>博主：乐在其中</w:t>
      </w:r>
      <w:r w:rsidR="00E332EC">
        <w:rPr>
          <w:rFonts w:hint="eastAsia"/>
        </w:rPr>
        <w:t>1111</w:t>
      </w:r>
    </w:p>
    <w:p w14:paraId="0A01CA55" w14:textId="425A2861" w:rsidR="00A31173" w:rsidRDefault="00A31173" w:rsidP="00A31173">
      <w:r>
        <w:rPr>
          <w:rFonts w:hint="eastAsia"/>
        </w:rPr>
        <w:t>品牌：</w:t>
      </w:r>
      <w:del w:id="2" w:author="Eric Wu" w:date="2020-08-28T17:48:00Z">
        <w:r w:rsidDel="00DE397C">
          <w:delText>Menevit</w:delText>
        </w:r>
      </w:del>
      <w:ins w:id="3" w:author="Eric Wu" w:date="2020-08-28T17:48:00Z">
        <w:r w:rsidR="00DE397C">
          <w:rPr>
            <w:rFonts w:hint="eastAsia"/>
          </w:rPr>
          <w:t>爱乐维男士</w:t>
        </w:r>
      </w:ins>
    </w:p>
    <w:p w14:paraId="01BBD462" w14:textId="77777777" w:rsidR="00A31173" w:rsidRPr="006D65E2" w:rsidRDefault="00A31173" w:rsidP="00A31173">
      <w:r>
        <w:rPr>
          <w:rFonts w:hint="eastAsia"/>
        </w:rPr>
        <w:t>发布日期：</w:t>
      </w:r>
      <w:r>
        <w:t>2020/0</w:t>
      </w:r>
      <w:r>
        <w:rPr>
          <w:rFonts w:hint="eastAsia"/>
        </w:rPr>
        <w:t>6</w:t>
      </w:r>
      <w:r>
        <w:t>/0</w:t>
      </w:r>
      <w:r>
        <w:rPr>
          <w:rFonts w:hint="eastAsia"/>
        </w:rPr>
        <w:t>3</w:t>
      </w:r>
    </w:p>
    <w:p w14:paraId="1DCF5B3E" w14:textId="77777777" w:rsidR="00A31173" w:rsidRPr="006D65E2" w:rsidRDefault="00A31173" w:rsidP="00A31173">
      <w:r w:rsidRPr="006D65E2">
        <w:rPr>
          <w:rFonts w:hint="eastAsia"/>
        </w:rPr>
        <w:t>正文</w:t>
      </w:r>
      <w:bookmarkStart w:id="4" w:name="_GoBack"/>
      <w:bookmarkEnd w:id="4"/>
      <w:del w:id="5" w:author="Eric Wu" w:date="2020-08-28T17:49:00Z">
        <w:r w:rsidRPr="006D65E2" w:rsidDel="00DE397C">
          <w:rPr>
            <w:rFonts w:hint="eastAsia"/>
          </w:rPr>
          <w:delText>如下</w:delText>
        </w:r>
      </w:del>
      <w:r w:rsidRPr="006D65E2">
        <w:rPr>
          <w:rFonts w:hint="eastAsia"/>
        </w:rPr>
        <w:t>：</w:t>
      </w:r>
    </w:p>
    <w:p w14:paraId="7AE7D288" w14:textId="77777777" w:rsidR="003050E9" w:rsidRDefault="003050E9" w:rsidP="003050E9">
      <w:pPr>
        <w:widowControl/>
        <w:jc w:val="left"/>
        <w:rPr>
          <w:rFonts w:cs="Arial"/>
          <w:b/>
          <w:bCs/>
          <w:color w:val="444444"/>
          <w:kern w:val="0"/>
          <w:sz w:val="18"/>
          <w:szCs w:val="18"/>
          <w:bdr w:val="none" w:sz="0" w:space="0" w:color="auto" w:frame="1"/>
        </w:rPr>
      </w:pPr>
    </w:p>
    <w:p w14:paraId="519C1CDA" w14:textId="1F28CA5B" w:rsidR="003050E9" w:rsidRPr="003050E9" w:rsidRDefault="003050E9" w:rsidP="003050E9">
      <w:pPr>
        <w:widowControl/>
        <w:jc w:val="left"/>
        <w:rPr>
          <w:rFonts w:cs="Arial"/>
          <w:b/>
          <w:bCs/>
          <w:color w:val="666666"/>
          <w:kern w:val="0"/>
          <w:sz w:val="18"/>
          <w:szCs w:val="18"/>
        </w:rPr>
      </w:pPr>
      <w:r w:rsidRPr="003050E9">
        <w:rPr>
          <w:rFonts w:cs="Arial"/>
          <w:b/>
          <w:bCs/>
          <w:color w:val="444444"/>
          <w:kern w:val="0"/>
          <w:sz w:val="18"/>
          <w:szCs w:val="18"/>
          <w:bdr w:val="none" w:sz="0" w:space="0" w:color="auto" w:frame="1"/>
        </w:rPr>
        <w:t xml:space="preserve">#爱乐维试用报告#男人好精力的不二选择 </w:t>
      </w:r>
    </w:p>
    <w:p w14:paraId="6D0BC3C4" w14:textId="77777777" w:rsidR="003050E9" w:rsidRPr="003050E9" w:rsidRDefault="003050E9" w:rsidP="003050E9">
      <w:pPr>
        <w:widowControl/>
        <w:jc w:val="left"/>
        <w:rPr>
          <w:rFonts w:cs="Arial"/>
          <w:color w:val="666666"/>
          <w:kern w:val="0"/>
          <w:sz w:val="18"/>
          <w:szCs w:val="18"/>
        </w:rPr>
      </w:pPr>
    </w:p>
    <w:p w14:paraId="7762179B" w14:textId="77777777"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  不知从什么时候开始，老公工作回来后就筋疲力尽，总是觉得累。吃完饭就想躺下睡觉，整个人完全没有精气神。这对于备胎的我们来说，是很大的问题。要知道，男性的身体状态直接影响着未来宝宝的健康，网上查了很多资料，除了生活作息调整和工作压力释放，可以再补充服用男性备孕产品来帮助备孕。也问了朋友们，最后决定选择爱乐维男士玛咖锌淫羊霍胶囊，大家说效果还是不错的，我就抱了抱试试看的态度申请了宝宝树的试用活动，十分感激真的抽到我了！</w:t>
      </w:r>
    </w:p>
    <w:p w14:paraId="09309A9C" w14:textId="77777777"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 </w:t>
      </w:r>
    </w:p>
    <w:p w14:paraId="28A80B8B" w14:textId="77777777"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 收到产品后，就立即打开了，防爆包装非常好。迫不及待打开了，铛铛铛~主角登场了！就是这款了，外观设计风格很清新，中间是一位男士的图案，让人一眼就能看出是男士备孕所用。</w:t>
      </w:r>
    </w:p>
    <w:p w14:paraId="51CFA82A" w14:textId="4081A410" w:rsidR="003050E9" w:rsidRPr="003050E9" w:rsidRDefault="003050E9" w:rsidP="00A31173">
      <w:pPr>
        <w:widowControl/>
        <w:jc w:val="center"/>
        <w:rPr>
          <w:rFonts w:cs="Arial"/>
          <w:color w:val="666666"/>
          <w:kern w:val="0"/>
          <w:sz w:val="18"/>
          <w:szCs w:val="18"/>
        </w:rPr>
      </w:pPr>
      <w:r w:rsidRPr="003050E9">
        <w:rPr>
          <w:rFonts w:cs="Arial"/>
          <w:noProof/>
          <w:color w:val="222222"/>
          <w:kern w:val="0"/>
          <w:sz w:val="18"/>
          <w:szCs w:val="18"/>
          <w:bdr w:val="none" w:sz="0" w:space="0" w:color="auto" w:frame="1"/>
          <w:shd w:val="clear" w:color="auto" w:fill="FFFFFF"/>
        </w:rPr>
        <w:lastRenderedPageBreak/>
        <w:drawing>
          <wp:inline distT="0" distB="0" distL="0" distR="0" wp14:anchorId="62EBA39B" wp14:editId="3429BE98">
            <wp:extent cx="5274310" cy="3957320"/>
            <wp:effectExtent l="0" t="0" r="254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957320"/>
                    </a:xfrm>
                    <a:prstGeom prst="rect">
                      <a:avLst/>
                    </a:prstGeom>
                    <a:noFill/>
                    <a:ln>
                      <a:noFill/>
                    </a:ln>
                  </pic:spPr>
                </pic:pic>
              </a:graphicData>
            </a:graphic>
          </wp:inline>
        </w:drawing>
      </w:r>
    </w:p>
    <w:p w14:paraId="267336D7" w14:textId="77777777"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上面还带有蓝帽子的保健食品标签，这是由国家食品药品监督管理局批准的保健食品标志，所以说这款胶囊是很安全的保健食品，而且不会产生依赖。</w:t>
      </w:r>
    </w:p>
    <w:p w14:paraId="2D0B98F1" w14:textId="77777777"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 xml:space="preserve">同时大大的生产日期就印在瓶身上，一眼就能看到，保证产品日期新鲜。 </w:t>
      </w:r>
    </w:p>
    <w:p w14:paraId="30F7304A" w14:textId="66ABD6E2" w:rsidR="003050E9" w:rsidRDefault="006223E0" w:rsidP="003050E9">
      <w:pPr>
        <w:widowControl/>
        <w:jc w:val="left"/>
        <w:rPr>
          <w:ins w:id="6" w:author="Qiumei Li" w:date="2020-07-13T14:29:00Z"/>
          <w:rFonts w:cs="Arial"/>
          <w:color w:val="666666"/>
          <w:kern w:val="0"/>
          <w:sz w:val="18"/>
          <w:szCs w:val="18"/>
        </w:rPr>
      </w:pPr>
      <w:commentRangeStart w:id="7"/>
      <w:commentRangeStart w:id="8"/>
      <w:commentRangeEnd w:id="7"/>
      <w:r>
        <w:rPr>
          <w:rStyle w:val="CommentReference"/>
        </w:rPr>
        <w:commentReference w:id="7"/>
      </w:r>
      <w:commentRangeEnd w:id="8"/>
      <w:r w:rsidR="00E332EC">
        <w:rPr>
          <w:rStyle w:val="CommentReference"/>
        </w:rPr>
        <w:commentReference w:id="8"/>
      </w:r>
    </w:p>
    <w:p w14:paraId="5B980D92" w14:textId="3A9C2A9B" w:rsidR="00F33F8D" w:rsidRDefault="00F33F8D" w:rsidP="00A31173">
      <w:pPr>
        <w:widowControl/>
        <w:jc w:val="center"/>
        <w:rPr>
          <w:rFonts w:cs="Arial"/>
          <w:color w:val="666666"/>
          <w:kern w:val="0"/>
          <w:sz w:val="18"/>
          <w:szCs w:val="18"/>
        </w:rPr>
      </w:pPr>
      <w:r>
        <w:rPr>
          <w:rFonts w:cs="Arial"/>
          <w:noProof/>
          <w:color w:val="666666"/>
          <w:kern w:val="0"/>
          <w:sz w:val="18"/>
          <w:szCs w:val="18"/>
        </w:rPr>
        <w:lastRenderedPageBreak/>
        <w:drawing>
          <wp:inline distT="0" distB="0" distL="0" distR="0" wp14:anchorId="3E3C17FF" wp14:editId="43D9690A">
            <wp:extent cx="4053840" cy="461010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微信图片_20200713142854.jpg"/>
                    <pic:cNvPicPr/>
                  </pic:nvPicPr>
                  <pic:blipFill rotWithShape="1">
                    <a:blip r:embed="rId10" cstate="print">
                      <a:extLst>
                        <a:ext uri="{28A0092B-C50C-407E-A947-70E740481C1C}">
                          <a14:useLocalDpi xmlns:a14="http://schemas.microsoft.com/office/drawing/2010/main" val="0"/>
                        </a:ext>
                      </a:extLst>
                    </a:blip>
                    <a:srcRect b="14711"/>
                    <a:stretch/>
                  </pic:blipFill>
                  <pic:spPr bwMode="auto">
                    <a:xfrm>
                      <a:off x="0" y="0"/>
                      <a:ext cx="4060047" cy="4617159"/>
                    </a:xfrm>
                    <a:prstGeom prst="rect">
                      <a:avLst/>
                    </a:prstGeom>
                    <a:ln>
                      <a:noFill/>
                    </a:ln>
                    <a:extLst>
                      <a:ext uri="{53640926-AAD7-44D8-BBD7-CCE9431645EC}">
                        <a14:shadowObscured xmlns:a14="http://schemas.microsoft.com/office/drawing/2010/main"/>
                      </a:ext>
                    </a:extLst>
                  </pic:spPr>
                </pic:pic>
              </a:graphicData>
            </a:graphic>
          </wp:inline>
        </w:drawing>
      </w:r>
    </w:p>
    <w:p w14:paraId="57628720" w14:textId="530DC931" w:rsidR="00F33F8D" w:rsidRPr="00F33F8D" w:rsidRDefault="00F33F8D" w:rsidP="00E332EC">
      <w:pPr>
        <w:widowControl/>
        <w:jc w:val="center"/>
        <w:rPr>
          <w:rFonts w:cs="Arial"/>
          <w:color w:val="666666"/>
          <w:kern w:val="0"/>
          <w:sz w:val="18"/>
          <w:szCs w:val="18"/>
        </w:rPr>
      </w:pPr>
    </w:p>
    <w:p w14:paraId="16045F73" w14:textId="77777777"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爱乐维玛咖锌淫羊藿胶囊使用旋盖按压开启设计，这样的设计能有效地密封，还可以避免熊孩子乱开。打开盖子还有一层保护膜，达到双重密封的效果，密封性棒棒的，同时一眼就能看到里面的干燥剂，防止胶囊受潮，这些细节体现了爱乐维的专业和用心，最大程度保证了产品的品质。</w:t>
      </w:r>
    </w:p>
    <w:p w14:paraId="40CE8D14" w14:textId="271B345E" w:rsidR="003050E9" w:rsidRPr="003050E9" w:rsidRDefault="00A31173" w:rsidP="00E332EC">
      <w:pPr>
        <w:widowControl/>
        <w:jc w:val="center"/>
        <w:rPr>
          <w:rFonts w:cs="Arial"/>
          <w:color w:val="666666"/>
          <w:kern w:val="0"/>
          <w:sz w:val="18"/>
          <w:szCs w:val="18"/>
        </w:rPr>
      </w:pPr>
      <w:r>
        <w:rPr>
          <w:rFonts w:cs="Arial" w:hint="eastAsia"/>
          <w:noProof/>
          <w:color w:val="666666"/>
          <w:kern w:val="0"/>
          <w:sz w:val="18"/>
          <w:szCs w:val="18"/>
        </w:rPr>
        <w:lastRenderedPageBreak/>
        <w:drawing>
          <wp:inline distT="0" distB="0" distL="0" distR="0" wp14:anchorId="7E3A6E18" wp14:editId="55E40185">
            <wp:extent cx="4762500" cy="3576175"/>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微信图片_20200713142858.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68099" cy="3580380"/>
                    </a:xfrm>
                    <a:prstGeom prst="rect">
                      <a:avLst/>
                    </a:prstGeom>
                  </pic:spPr>
                </pic:pic>
              </a:graphicData>
            </a:graphic>
          </wp:inline>
        </w:drawing>
      </w:r>
    </w:p>
    <w:p w14:paraId="4F070AFC" w14:textId="77777777"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取出胶囊闻着还有淡淡的草药味，一次吃两粒就够了，爱乐维是严格按照计量来科学配比的，不用担心超量对身体造成损伤，而且胶囊颗粒不是很大，很容易吞咽。</w:t>
      </w:r>
    </w:p>
    <w:p w14:paraId="5C3D53C4" w14:textId="03C3FF66" w:rsidR="003050E9" w:rsidRPr="003050E9" w:rsidRDefault="008F626B" w:rsidP="00E332EC">
      <w:pPr>
        <w:widowControl/>
        <w:jc w:val="center"/>
        <w:rPr>
          <w:rFonts w:cs="Arial"/>
          <w:color w:val="666666"/>
          <w:kern w:val="0"/>
          <w:sz w:val="18"/>
          <w:szCs w:val="18"/>
        </w:rPr>
      </w:pPr>
      <w:r>
        <w:rPr>
          <w:noProof/>
        </w:rPr>
        <w:drawing>
          <wp:inline distT="0" distB="0" distL="0" distR="0" wp14:anchorId="61918B01" wp14:editId="278E8B92">
            <wp:extent cx="4806087" cy="3185349"/>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12054" cy="3189303"/>
                    </a:xfrm>
                    <a:prstGeom prst="rect">
                      <a:avLst/>
                    </a:prstGeom>
                    <a:noFill/>
                    <a:ln>
                      <a:noFill/>
                    </a:ln>
                  </pic:spPr>
                </pic:pic>
              </a:graphicData>
            </a:graphic>
          </wp:inline>
        </w:drawing>
      </w:r>
    </w:p>
    <w:p w14:paraId="37C36776" w14:textId="794E9A4D"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 收到货之后我特地先看了一下主要原料:锌、淫羊藿苷、玛咖粉……特地查了一下，一查真的要好好夸夸玛咖这个东西！玛咖的营养成分非常高，除了高含量的蛋白质，还有多种氨基酸（男士备孕补充精氨酸是很重要的！）和不饱和脂肪酸，还含有钙锌硒等很多种人体需要的矿物质和微量元素，美国的科学家们已经证明了它对提升男性性能力和生育能力是很有作用的，号称是荷尔蒙发动机哦~（偷笑）这，这对备孕男性来说简直就是福音。 锌在男性的生殖过程中也有重要的作用，它影响着睾丸的功能，参与了精子的形成，并维持精子的质量。</w:t>
      </w:r>
    </w:p>
    <w:p w14:paraId="5E64EADD" w14:textId="52DB2811" w:rsidR="003050E9" w:rsidRPr="003050E9" w:rsidRDefault="008F626B" w:rsidP="00E332EC">
      <w:pPr>
        <w:widowControl/>
        <w:jc w:val="center"/>
        <w:rPr>
          <w:rFonts w:cs="Arial"/>
          <w:color w:val="666666"/>
          <w:kern w:val="0"/>
          <w:sz w:val="18"/>
          <w:szCs w:val="18"/>
        </w:rPr>
      </w:pPr>
      <w:r w:rsidRPr="003050E9">
        <w:rPr>
          <w:rFonts w:cs="Arial"/>
          <w:noProof/>
          <w:color w:val="222222"/>
          <w:kern w:val="0"/>
          <w:sz w:val="18"/>
          <w:szCs w:val="18"/>
          <w:bdr w:val="none" w:sz="0" w:space="0" w:color="auto" w:frame="1"/>
          <w:shd w:val="clear" w:color="auto" w:fill="FFFFFF"/>
        </w:rPr>
        <w:lastRenderedPageBreak/>
        <w:drawing>
          <wp:inline distT="0" distB="0" distL="0" distR="0" wp14:anchorId="2FBEFFE2" wp14:editId="3AB52863">
            <wp:extent cx="4076700" cy="3058752"/>
            <wp:effectExtent l="0" t="0" r="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88548" cy="3067642"/>
                    </a:xfrm>
                    <a:prstGeom prst="rect">
                      <a:avLst/>
                    </a:prstGeom>
                    <a:noFill/>
                    <a:ln>
                      <a:noFill/>
                    </a:ln>
                  </pic:spPr>
                </pic:pic>
              </a:graphicData>
            </a:graphic>
          </wp:inline>
        </w:drawing>
      </w:r>
    </w:p>
    <w:p w14:paraId="609307AF" w14:textId="77777777"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 当我把爱乐维男士产品给老公的时候，他感动的小眼神，就像我是世界上最知他心意的人。老公试吃的这些日子后，明显比之前有活力多了，每天的精神状态也很好，下班回到家也不再喊累了。哈哈，可以说老公就像变了个人，整个人焕发了青春活力，变得越来越可爱，越来越有男性魅力，每天都让我很满足。</w:t>
      </w:r>
    </w:p>
    <w:p w14:paraId="039AB7E5" w14:textId="74CC83C5"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感谢这次试用让我们遇到了这么好的产品，也把这个产品安利给大家.老公的这一瓶眼看着就要见底了，我要去</w:t>
      </w:r>
      <w:ins w:id="9" w:author="Qiumei Li" w:date="2020-07-10T18:09:00Z">
        <w:r w:rsidR="00E9098A" w:rsidRPr="00E9098A">
          <w:rPr>
            <w:rFonts w:cs="Arial" w:hint="eastAsia"/>
            <w:color w:val="222222"/>
            <w:kern w:val="0"/>
            <w:sz w:val="18"/>
            <w:szCs w:val="18"/>
            <w:bdr w:val="none" w:sz="0" w:space="0" w:color="auto" w:frame="1"/>
            <w:shd w:val="clear" w:color="auto" w:fill="FFFFFF"/>
          </w:rPr>
          <w:t>拜耳健康消费品旗舰店</w:t>
        </w:r>
      </w:ins>
      <w:r w:rsidRPr="003050E9">
        <w:rPr>
          <w:rFonts w:cs="Arial" w:hint="eastAsia"/>
          <w:color w:val="222222"/>
          <w:kern w:val="0"/>
          <w:sz w:val="18"/>
          <w:szCs w:val="18"/>
          <w:bdr w:val="none" w:sz="0" w:space="0" w:color="auto" w:frame="1"/>
          <w:shd w:val="clear" w:color="auto" w:fill="FFFFFF"/>
        </w:rPr>
        <w:t>回购了</w:t>
      </w:r>
      <w:r w:rsidR="00A31173">
        <w:rPr>
          <w:rFonts w:cs="Arial"/>
          <w:color w:val="222222"/>
          <w:kern w:val="0"/>
          <w:sz w:val="18"/>
          <w:szCs w:val="18"/>
          <w:bdr w:val="none" w:sz="0" w:space="0" w:color="auto" w:frame="1"/>
          <w:shd w:val="clear" w:color="auto" w:fill="FFFFFF"/>
        </w:rPr>
        <w:t>……</w:t>
      </w:r>
    </w:p>
    <w:p w14:paraId="618D6E35" w14:textId="691C3EF2" w:rsidR="003050E9" w:rsidRPr="003050E9" w:rsidRDefault="00E9098A" w:rsidP="003050E9">
      <w:pPr>
        <w:widowControl/>
        <w:jc w:val="left"/>
        <w:rPr>
          <w:rFonts w:cs="Arial"/>
          <w:color w:val="666666"/>
          <w:kern w:val="0"/>
          <w:sz w:val="18"/>
          <w:szCs w:val="18"/>
        </w:rPr>
      </w:pPr>
      <w:ins w:id="10" w:author="Qiumei Li" w:date="2020-07-10T18:09:00Z">
        <w:r>
          <w:rPr>
            <w:rFonts w:cs="Arial" w:hint="eastAsia"/>
            <w:color w:val="222222"/>
            <w:kern w:val="0"/>
            <w:sz w:val="18"/>
            <w:szCs w:val="18"/>
            <w:bdr w:val="none" w:sz="0" w:space="0" w:color="auto" w:frame="1"/>
            <w:shd w:val="clear" w:color="auto" w:fill="FFFFFF"/>
          </w:rPr>
          <w:t>正在备孕的集美们，</w:t>
        </w:r>
      </w:ins>
      <w:ins w:id="11" w:author="Qiumei Li" w:date="2020-07-10T18:11:00Z">
        <w:r w:rsidR="00E558F5">
          <w:rPr>
            <w:rFonts w:cs="Arial" w:hint="eastAsia"/>
            <w:color w:val="222222"/>
            <w:kern w:val="0"/>
            <w:sz w:val="18"/>
            <w:szCs w:val="18"/>
            <w:bdr w:val="none" w:sz="0" w:space="0" w:color="auto" w:frame="1"/>
            <w:shd w:val="clear" w:color="auto" w:fill="FFFFFF"/>
          </w:rPr>
          <w:t>跟着我</w:t>
        </w:r>
      </w:ins>
      <w:ins w:id="12" w:author="Qiumei Li" w:date="2020-07-10T18:10:00Z">
        <w:r>
          <w:rPr>
            <w:rFonts w:cs="Arial" w:hint="eastAsia"/>
            <w:color w:val="222222"/>
            <w:kern w:val="0"/>
            <w:sz w:val="18"/>
            <w:szCs w:val="18"/>
            <w:bdr w:val="none" w:sz="0" w:space="0" w:color="auto" w:frame="1"/>
            <w:shd w:val="clear" w:color="auto" w:fill="FFFFFF"/>
          </w:rPr>
          <w:t>一起去旗舰店拔草吧~</w:t>
        </w:r>
        <w:r w:rsidRPr="003050E9" w:rsidDel="00E9098A">
          <w:rPr>
            <w:rFonts w:cs="Arial" w:hint="eastAsia"/>
            <w:color w:val="222222"/>
            <w:kern w:val="0"/>
            <w:sz w:val="18"/>
            <w:szCs w:val="18"/>
            <w:bdr w:val="none" w:sz="0" w:space="0" w:color="auto" w:frame="1"/>
            <w:shd w:val="clear" w:color="auto" w:fill="FFFFFF"/>
          </w:rPr>
          <w:t xml:space="preserve"> </w:t>
        </w:r>
      </w:ins>
    </w:p>
    <w:p w14:paraId="007EF6C4" w14:textId="77777777" w:rsidR="006959F4" w:rsidRPr="003050E9" w:rsidRDefault="00DE397C" w:rsidP="00E9098A">
      <w:pPr>
        <w:widowControl/>
        <w:jc w:val="left"/>
        <w:rPr>
          <w:sz w:val="18"/>
          <w:szCs w:val="18"/>
        </w:rPr>
      </w:pPr>
    </w:p>
    <w:sectPr w:rsidR="006959F4" w:rsidRPr="003050E9">
      <w:footerReference w:type="default" r:id="rId1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Josie Huang" w:date="2020-07-09T15:18:00Z" w:initials="JH">
    <w:p w14:paraId="40037B40" w14:textId="596686A5" w:rsidR="006223E0" w:rsidRDefault="006223E0">
      <w:pPr>
        <w:pStyle w:val="CommentText"/>
      </w:pPr>
      <w:r>
        <w:rPr>
          <w:rStyle w:val="CommentReference"/>
        </w:rPr>
        <w:annotationRef/>
      </w:r>
      <w:r>
        <w:rPr>
          <w:rFonts w:hint="eastAsia"/>
        </w:rPr>
        <w:t>不要拼图，手机上看不见产品名称</w:t>
      </w:r>
    </w:p>
  </w:comment>
  <w:comment w:id="8" w:author="肖 丹黎" w:date="2020-07-13T18:58:00Z" w:initials="肖">
    <w:p w14:paraId="1ACE47A2" w14:textId="6F056164" w:rsidR="00E332EC" w:rsidRDefault="00E332EC">
      <w:pPr>
        <w:pStyle w:val="CommentText"/>
      </w:pPr>
      <w:r>
        <w:rPr>
          <w:rStyle w:val="CommentReference"/>
        </w:rPr>
        <w:annotationRef/>
      </w:r>
      <w:r>
        <w:rPr>
          <w:rFonts w:hint="eastAsia"/>
        </w:rPr>
        <w:t>已修改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0037B40" w15:done="0"/>
  <w15:commentEx w15:paraId="1ACE47A2" w15:paraIdParent="40037B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B72D6A" w16cex:dateUtc="2020-07-13T1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037B40" w16cid:durableId="22B713E6"/>
  <w16cid:commentId w16cid:paraId="1ACE47A2" w16cid:durableId="22B72D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99514A" w14:textId="77777777" w:rsidR="00365A4C" w:rsidRDefault="00365A4C" w:rsidP="006223E0">
      <w:r>
        <w:separator/>
      </w:r>
    </w:p>
  </w:endnote>
  <w:endnote w:type="continuationSeparator" w:id="0">
    <w:p w14:paraId="0DB8B9B5" w14:textId="77777777" w:rsidR="00365A4C" w:rsidRDefault="00365A4C" w:rsidP="00622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Microsoft YaHei">
    <w:altName w:val="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76F851" w14:textId="7095BC8C" w:rsidR="006223E0" w:rsidRDefault="006223E0">
    <w:pPr>
      <w:pStyle w:val="Footer"/>
    </w:pPr>
    <w:r>
      <w:rPr>
        <w:noProof/>
      </w:rPr>
      <mc:AlternateContent>
        <mc:Choice Requires="wps">
          <w:drawing>
            <wp:anchor distT="0" distB="0" distL="114300" distR="114300" simplePos="0" relativeHeight="251659264" behindDoc="0" locked="0" layoutInCell="0" allowOverlap="1" wp14:anchorId="3B6F348E" wp14:editId="29C5414B">
              <wp:simplePos x="0" y="0"/>
              <wp:positionH relativeFrom="page">
                <wp:posOffset>0</wp:posOffset>
              </wp:positionH>
              <wp:positionV relativeFrom="page">
                <wp:posOffset>10125075</wp:posOffset>
              </wp:positionV>
              <wp:extent cx="7560310" cy="375920"/>
              <wp:effectExtent l="0" t="0" r="0" b="5080"/>
              <wp:wrapNone/>
              <wp:docPr id="4" name="MSIPCM8ab74475b42b4c9906fb0141" descr="{&quot;HashCode&quot;:-24233945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7592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094F69E" w14:textId="33519741" w:rsidR="006223E0" w:rsidRPr="006223E0" w:rsidRDefault="006223E0" w:rsidP="006223E0">
                          <w:pPr>
                            <w:jc w:val="right"/>
                            <w:rPr>
                              <w:rFonts w:ascii="Calibri" w:hAnsi="Calibri" w:cs="Calibri"/>
                              <w:color w:val="FF8939"/>
                              <w:sz w:val="44"/>
                            </w:rPr>
                          </w:pPr>
                          <w:r w:rsidRPr="006223E0">
                            <w:rPr>
                              <w:rFonts w:ascii="Calibri" w:hAnsi="Calibri" w:cs="Calibri"/>
                              <w:color w:val="FF8939"/>
                              <w:sz w:val="44"/>
                            </w:rPr>
                            <w:t>RESTRICTED</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xmlns:w16="http://schemas.microsoft.com/office/word/2018/wordml" xmlns:w16cex="http://schemas.microsoft.com/office/word/2018/wordml/cex">
          <w:pict>
            <v:shapetype w14:anchorId="3B6F348E" id="_x0000_t202" coordsize="21600,21600" o:spt="202" path="m,l,21600r21600,l21600,xe">
              <v:stroke joinstyle="miter"/>
              <v:path gradientshapeok="t" o:connecttype="rect"/>
            </v:shapetype>
            <v:shape id="MSIPCM8ab74475b42b4c9906fb0141" o:spid="_x0000_s1026" type="#_x0000_t202" alt="{&quot;HashCode&quot;:-242339457,&quot;Height&quot;:841.0,&quot;Width&quot;:595.0,&quot;Placement&quot;:&quot;Footer&quot;,&quot;Index&quot;:&quot;Primary&quot;,&quot;Section&quot;:1,&quot;Top&quot;:0.0,&quot;Left&quot;:0.0}" style="position:absolute;left:0;text-align:left;margin-left:0;margin-top:797.25pt;width:595.3pt;height:29.6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" o:allowincell="f" filled="f" stroked="f" strokeweight=".5pt">
              <v:textbox inset=",0,20pt,0">
                <w:txbxContent>
                  <w:p w14:paraId="7094F69E" w14:textId="33519741" w:rsidR="006223E0" w:rsidRPr="006223E0" w:rsidRDefault="006223E0" w:rsidP="006223E0">
                    <w:pPr>
                      <w:jc w:val="right"/>
                      <w:rPr>
                        <w:rFonts w:ascii="Calibri" w:hAnsi="Calibri" w:cs="Calibri"/>
                        <w:color w:val="FF8939"/>
                        <w:sz w:val="44"/>
                      </w:rPr>
                    </w:pPr>
                    <w:r w:rsidRPr="006223E0">
                      <w:rPr>
                        <w:rFonts w:ascii="Calibri" w:hAnsi="Calibri" w:cs="Calibri"/>
                        <w:color w:val="FF8939"/>
                        <w:sz w:val="4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2043DF" w14:textId="77777777" w:rsidR="00365A4C" w:rsidRDefault="00365A4C" w:rsidP="006223E0">
      <w:r>
        <w:separator/>
      </w:r>
    </w:p>
  </w:footnote>
  <w:footnote w:type="continuationSeparator" w:id="0">
    <w:p w14:paraId="7D557B0D" w14:textId="77777777" w:rsidR="00365A4C" w:rsidRDefault="00365A4C" w:rsidP="006223E0">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ric Wu">
    <w15:presenceInfo w15:providerId="AD" w15:userId="S::eric.wu@bayer.com::32f9a164-8603-4903-b1c3-0ba9842f85ac"/>
  </w15:person>
  <w15:person w15:author="Qiumei Li">
    <w15:presenceInfo w15:providerId="Windows Live" w15:userId="2e6ba96e1c565c86"/>
  </w15:person>
  <w15:person w15:author="Josie Huang">
    <w15:presenceInfo w15:providerId="AD" w15:userId="S-1-5-21-1482476501-484061587-682003330-1111550"/>
  </w15:person>
  <w15:person w15:author="肖 丹黎">
    <w15:presenceInfo w15:providerId="Windows Live" w15:userId="3687d2f9f06c6c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1A7"/>
    <w:rsid w:val="0005248D"/>
    <w:rsid w:val="001951FB"/>
    <w:rsid w:val="003050E9"/>
    <w:rsid w:val="00365A4C"/>
    <w:rsid w:val="00453C17"/>
    <w:rsid w:val="0056496D"/>
    <w:rsid w:val="006223E0"/>
    <w:rsid w:val="007B271C"/>
    <w:rsid w:val="008344C3"/>
    <w:rsid w:val="008F626B"/>
    <w:rsid w:val="00A31173"/>
    <w:rsid w:val="00B11289"/>
    <w:rsid w:val="00C16811"/>
    <w:rsid w:val="00CD61A7"/>
    <w:rsid w:val="00D419D1"/>
    <w:rsid w:val="00DE397C"/>
    <w:rsid w:val="00E332EC"/>
    <w:rsid w:val="00E558F5"/>
    <w:rsid w:val="00E9098A"/>
    <w:rsid w:val="00F33F8D"/>
    <w:rsid w:val="00FA63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55BEDF8"/>
  <w15:chartTrackingRefBased/>
  <w15:docId w15:val="{D0999C58-5D42-4509-BB48-0CD9BD82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icrosoft YaHei" w:eastAsia="Microsoft YaHei" w:hAnsi="Microsoft YaHe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50E9"/>
    <w:pPr>
      <w:widowControl/>
      <w:spacing w:before="100" w:beforeAutospacing="1" w:after="100" w:afterAutospacing="1"/>
      <w:jc w:val="left"/>
    </w:pPr>
    <w:rPr>
      <w:rFonts w:ascii="SimSun" w:eastAsia="SimSun" w:hAnsi="SimSun" w:cs="SimSun"/>
      <w:kern w:val="0"/>
      <w:sz w:val="24"/>
      <w:szCs w:val="24"/>
    </w:rPr>
  </w:style>
  <w:style w:type="character" w:styleId="Strong">
    <w:name w:val="Strong"/>
    <w:basedOn w:val="DefaultParagraphFont"/>
    <w:uiPriority w:val="22"/>
    <w:qFormat/>
    <w:rsid w:val="003050E9"/>
    <w:rPr>
      <w:b/>
      <w:bCs/>
    </w:rPr>
  </w:style>
  <w:style w:type="character" w:styleId="CommentReference">
    <w:name w:val="annotation reference"/>
    <w:basedOn w:val="DefaultParagraphFont"/>
    <w:uiPriority w:val="99"/>
    <w:semiHidden/>
    <w:unhideWhenUsed/>
    <w:rsid w:val="006223E0"/>
    <w:rPr>
      <w:sz w:val="16"/>
      <w:szCs w:val="16"/>
    </w:rPr>
  </w:style>
  <w:style w:type="paragraph" w:styleId="CommentText">
    <w:name w:val="annotation text"/>
    <w:basedOn w:val="Normal"/>
    <w:link w:val="CommentTextChar"/>
    <w:uiPriority w:val="99"/>
    <w:semiHidden/>
    <w:unhideWhenUsed/>
    <w:rsid w:val="006223E0"/>
    <w:rPr>
      <w:sz w:val="20"/>
      <w:szCs w:val="20"/>
    </w:rPr>
  </w:style>
  <w:style w:type="character" w:customStyle="1" w:styleId="CommentTextChar">
    <w:name w:val="Comment Text Char"/>
    <w:basedOn w:val="DefaultParagraphFont"/>
    <w:link w:val="CommentText"/>
    <w:uiPriority w:val="99"/>
    <w:semiHidden/>
    <w:rsid w:val="006223E0"/>
    <w:rPr>
      <w:sz w:val="20"/>
      <w:szCs w:val="20"/>
    </w:rPr>
  </w:style>
  <w:style w:type="paragraph" w:styleId="CommentSubject">
    <w:name w:val="annotation subject"/>
    <w:basedOn w:val="CommentText"/>
    <w:next w:val="CommentText"/>
    <w:link w:val="CommentSubjectChar"/>
    <w:uiPriority w:val="99"/>
    <w:semiHidden/>
    <w:unhideWhenUsed/>
    <w:rsid w:val="006223E0"/>
    <w:rPr>
      <w:b/>
      <w:bCs/>
    </w:rPr>
  </w:style>
  <w:style w:type="character" w:customStyle="1" w:styleId="CommentSubjectChar">
    <w:name w:val="Comment Subject Char"/>
    <w:basedOn w:val="CommentTextChar"/>
    <w:link w:val="CommentSubject"/>
    <w:uiPriority w:val="99"/>
    <w:semiHidden/>
    <w:rsid w:val="006223E0"/>
    <w:rPr>
      <w:b/>
      <w:bCs/>
      <w:sz w:val="20"/>
      <w:szCs w:val="20"/>
    </w:rPr>
  </w:style>
  <w:style w:type="paragraph" w:styleId="BalloonText">
    <w:name w:val="Balloon Text"/>
    <w:basedOn w:val="Normal"/>
    <w:link w:val="BalloonTextChar"/>
    <w:uiPriority w:val="99"/>
    <w:semiHidden/>
    <w:unhideWhenUsed/>
    <w:rsid w:val="006223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3E0"/>
    <w:rPr>
      <w:rFonts w:ascii="Segoe UI" w:hAnsi="Segoe UI" w:cs="Segoe UI"/>
      <w:sz w:val="18"/>
      <w:szCs w:val="18"/>
    </w:rPr>
  </w:style>
  <w:style w:type="paragraph" w:styleId="Header">
    <w:name w:val="header"/>
    <w:basedOn w:val="Normal"/>
    <w:link w:val="HeaderChar"/>
    <w:uiPriority w:val="99"/>
    <w:unhideWhenUsed/>
    <w:rsid w:val="006223E0"/>
    <w:pPr>
      <w:tabs>
        <w:tab w:val="center" w:pos="4680"/>
        <w:tab w:val="right" w:pos="9360"/>
      </w:tabs>
    </w:pPr>
  </w:style>
  <w:style w:type="character" w:customStyle="1" w:styleId="HeaderChar">
    <w:name w:val="Header Char"/>
    <w:basedOn w:val="DefaultParagraphFont"/>
    <w:link w:val="Header"/>
    <w:uiPriority w:val="99"/>
    <w:rsid w:val="006223E0"/>
  </w:style>
  <w:style w:type="paragraph" w:styleId="Footer">
    <w:name w:val="footer"/>
    <w:basedOn w:val="Normal"/>
    <w:link w:val="FooterChar"/>
    <w:uiPriority w:val="99"/>
    <w:unhideWhenUsed/>
    <w:rsid w:val="006223E0"/>
    <w:pPr>
      <w:tabs>
        <w:tab w:val="center" w:pos="4680"/>
        <w:tab w:val="right" w:pos="9360"/>
      </w:tabs>
    </w:pPr>
  </w:style>
  <w:style w:type="character" w:customStyle="1" w:styleId="FooterChar">
    <w:name w:val="Footer Char"/>
    <w:basedOn w:val="DefaultParagraphFont"/>
    <w:link w:val="Footer"/>
    <w:uiPriority w:val="99"/>
    <w:rsid w:val="006223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995667">
      <w:bodyDiv w:val="1"/>
      <w:marLeft w:val="0"/>
      <w:marRight w:val="0"/>
      <w:marTop w:val="0"/>
      <w:marBottom w:val="0"/>
      <w:divBdr>
        <w:top w:val="none" w:sz="0" w:space="0" w:color="auto"/>
        <w:left w:val="none" w:sz="0" w:space="0" w:color="auto"/>
        <w:bottom w:val="none" w:sz="0" w:space="0" w:color="auto"/>
        <w:right w:val="none" w:sz="0" w:space="0" w:color="auto"/>
      </w:divBdr>
    </w:div>
    <w:div w:id="1994403800">
      <w:bodyDiv w:val="1"/>
      <w:marLeft w:val="0"/>
      <w:marRight w:val="0"/>
      <w:marTop w:val="0"/>
      <w:marBottom w:val="0"/>
      <w:divBdr>
        <w:top w:val="none" w:sz="0" w:space="0" w:color="auto"/>
        <w:left w:val="none" w:sz="0" w:space="0" w:color="auto"/>
        <w:bottom w:val="none" w:sz="0" w:space="0" w:color="auto"/>
        <w:right w:val="none" w:sz="0" w:space="0" w:color="auto"/>
      </w:divBdr>
      <w:divsChild>
        <w:div w:id="664088532">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jpeg"/><Relationship Id="rId18" Type="http://schemas.microsoft.com/office/2018/08/relationships/commentsExtensible" Target="commentsExtensible.xml"/><Relationship Id="rId3" Type="http://schemas.openxmlformats.org/officeDocument/2006/relationships/webSettings" Target="webSettings.xml"/><Relationship Id="rId7" Type="http://schemas.openxmlformats.org/officeDocument/2006/relationships/comments" Target="comment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3.jpe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178</Words>
  <Characters>1020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肖 丹黎</dc:creator>
  <cp:keywords/>
  <dc:description/>
  <cp:lastModifiedBy>Eric Wu</cp:lastModifiedBy>
  <cp:revision>2</cp:revision>
  <dcterms:created xsi:type="dcterms:W3CDTF">2020-08-28T09:49:00Z</dcterms:created>
  <dcterms:modified xsi:type="dcterms:W3CDTF">2020-08-28T09:49:00Z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76c141-ac86-40e5-abf2-c6f60e474cee_Enabled">
    <vt:lpwstr>True</vt:lpwstr>
  </property>
  <property fmtid="{D5CDD505-2E9C-101B-9397-08002B2CF9AE}" pid="3" name="MSIP_Label_2c76c141-ac86-40e5-abf2-c6f60e474cee_SiteId">
    <vt:lpwstr>fcb2b37b-5da0-466b-9b83-0014b67a7c78</vt:lpwstr>
  </property>
  <property fmtid="{D5CDD505-2E9C-101B-9397-08002B2CF9AE}" pid="4" name="MSIP_Label_2c76c141-ac86-40e5-abf2-c6f60e474cee_Owner">
    <vt:lpwstr>josie.huang@bayer.com</vt:lpwstr>
  </property>
  <property fmtid="{D5CDD505-2E9C-101B-9397-08002B2CF9AE}" pid="5" name="MSIP_Label_2c76c141-ac86-40e5-abf2-c6f60e474cee_SetDate">
    <vt:lpwstr>2020-07-09T07:22:48.9631584Z</vt:lpwstr>
  </property>
  <property fmtid="{D5CDD505-2E9C-101B-9397-08002B2CF9AE}" pid="6" name="MSIP_Label_2c76c141-ac86-40e5-abf2-c6f60e474cee_Name">
    <vt:lpwstr>RESTRICTED</vt:lpwstr>
  </property>
  <property fmtid="{D5CDD505-2E9C-101B-9397-08002B2CF9AE}" pid="7" name="MSIP_Label_2c76c141-ac86-40e5-abf2-c6f60e474cee_Application">
    <vt:lpwstr>Microsoft Azure Information Protection</vt:lpwstr>
  </property>
  <property fmtid="{D5CDD505-2E9C-101B-9397-08002B2CF9AE}" pid="8" name="MSIP_Label_2c76c141-ac86-40e5-abf2-c6f60e474cee_Extended_MSFT_Method">
    <vt:lpwstr>Automatic</vt:lpwstr>
  </property>
  <property fmtid="{D5CDD505-2E9C-101B-9397-08002B2CF9AE}" pid="9" name="Sensitivity">
    <vt:lpwstr>RESTRICTED</vt:lpwstr>
  </property>
</Properties>
</file>